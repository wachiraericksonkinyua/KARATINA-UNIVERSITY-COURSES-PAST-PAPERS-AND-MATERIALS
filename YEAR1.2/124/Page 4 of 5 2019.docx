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Page 4 of 5 2019 (b) The table below: shows the grading criteria used at KARATINA University for awarding students grades for marks in various units, Write a program that can be used to grade the marks. (7mks) MARKS GRADE 70-100 A 60-69 B 50-59 C 40-49 D 0-39 E Question Five (13 Marks) a) You have opened a clothing shop selling men and women wears. To woo in customers, you have decided to offer your customers discount of $10% $ for each of the item purchased in your shop. Write an error free C program which requests the selling price and a discount percent. Your program should print the original price, the discount amount and the amount the customer must pay (10 mks) (b) Write C statements to do the following: i) Declare an array MyName of 5 components of type char. (2mks) ii) Set the value of the 9th component of the Exam array to 12 .(2mks) Question Six (13 Marks) (a) Distinguish the difference between a multi-line comment and a single line comment in C and illustrate with specific examples, the syntax for writing each of the comments b) Write a program that incorporates two functions FindAren and FindPeri to calculate and return the area and the perimeter of a rectangle. (9mks) (4mks)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hint="default"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Answer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To grade the marks at KARATINA University, you can write a program in C that takes input for the marks and then uses conditional statements to determine the corresponding grade. Here’s a simple example: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marks;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char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grade;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the marks: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&amp;marks);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(marks &gt;=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70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&amp;&amp; marks &lt;=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100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grade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else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(marks &gt;=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60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&amp;&amp; marks &lt;=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69</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grade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'B'</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else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(marks &gt;=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&amp;&amp; marks &lt;=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59</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grade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else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(marks &gt;=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40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&amp;&amp; marks &lt;=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49</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grade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else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grade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"Grade: %c\n"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grade);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For the clothing shop discount program, you can use the following C program: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sellingPrice, discountPercent, discountAmount, finalPrice;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the selling price: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&amp;sellingPrice);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the discount percent: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&amp;discountPercent);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discountAmount = (discountPercent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100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 sellingPrice;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finalPrice = sellingPrice - discountAmount;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"Original price: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sellingPrice);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"Discount amount: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discountAmount);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"Amount to pay: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finalPrice);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For the array declaration and assignment in C, you can use the following statements: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i) Declare an array MyName of 5 components of type char.char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MyName[</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ii) Set the value of the 9th component of the Exam array to 12.int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Exam[</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10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Exam[</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8</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12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For the multi-line comment and single line comment in C, you can use the following examples: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This is a multi-line comment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It can span multiple lines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and is used for longer explanations or notes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This is a single line comment and is used for short comments or explanations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Finally, for the program to calculate the area and perimeter of a rectangle using functions in C, you can use the following example: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FindArea(int length, int width)</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length * width;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FindPeri(int length, int width)</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(length + width);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length, width;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length and width of the rectangle: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 %d"</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&amp;length, &amp;width);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"Area: %d\n"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FindArea(length, width));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"Perimeter: %d\n"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FindPeri(length, width));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rPr>
          <w:rFonts w:hint="default"/>
          <w:lang w:val="en-GB"/>
        </w:rPr>
      </w:pPr>
      <w:r>
        <w:rPr>
          <w:rFonts w:hint="default"/>
          <w:lang w:val="en-GB"/>
        </w:rPr>
        <w:t>2019  pg4-5</w:t>
      </w:r>
    </w:p>
    <w:p>
      <w:pPr>
        <w:rPr>
          <w:rFonts w:hint="default"/>
          <w:lang w:val="en-GB"/>
        </w:rPr>
      </w:pPr>
    </w:p>
    <w:p>
      <w:pPr>
        <w:rPr>
          <w:rFonts w:hint="default"/>
          <w:lang w:val="en-GB"/>
        </w:rPr>
      </w:pPr>
      <w:r>
        <w:rPr>
          <w:rFonts w:hint="default"/>
          <w:lang w:val="en-GB"/>
        </w:rPr>
        <w:t>Pg5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Seven (13 Marks) a) Write a program to computer and display the sum and mean of all odd numbers from 53 down to 21 inclusive using a do while…structure. (5mks) b) Explain the syntax for the following control structures as used in C. i) if statement. (2mks) ii) for statement. (2mks) iii) switch statement. (4mks) fetuin 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hint="default"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Answer</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sum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count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mean;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53</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do</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sum += num;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while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 &gt;=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21</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mean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)sum / count;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"Sum of odd numbers: %d\n"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sum);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"Mean of odd numbers: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mean);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Explanation of control structures syntax in C:</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if statement: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Syntax: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if (condition)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code block to be executed if the condition is 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for statement: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Syntax: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for (initialization; condition; increment/decrement)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code block to be executed in each iteration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switch statement: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Syntax: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switch (expression)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case constant1: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code block to be executed if expression equals constant1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break;</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case constant2:</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code block to be executed if expression equals constant2</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break;</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default: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code block to be executed if expression doesn't match any case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r>
        <w:rPr>
          <w:rFonts w:hint="default"/>
          <w:lang w:val="en-GB"/>
        </w:rPr>
        <w:t>2021   pg2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ONE : (COMPULSORY) 16 MARKS a) Differentiate between the following i. Compiler and Interpreter (2 Marks) ii. Conversion characters od and %f (2 Marks) iii. Linker and Loader (2 Marks) b) State four rules for naming an identifier in C programming QUESTION TWO:(COMPULSORY)) 15 MARKS c) Explain the importance of the following in programming (4 Marks) i. Variable declaration htemory ii. Main function -detines (2 Marks) (2 Marks) iii. Function prototype 15 Tw (2 Marks) a) Give three symbols’used in drawing flowcharts (3 marks) With the aid of a flowchart explain the difference between a while loop and an if selection statement (6 marks) c) Write a C program that will prompt the user to enter two numbers, calculate and display the sum and average (6 Marks) SECTION B (Carries 39 Marks) Answer any THRE E Questions 69:61 80/901Đ202 QUESTION THREE : (13 MARKS) a) Control structures are categorized into three, give and explain the three categories D. b) Write a program that uses a function to print the sum of two numbers (6 marks) (7 Marks) QUESTION FOUR : (13 MARKS) a) Explain four characteristics of good algorithm (4 Marks)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hint="default"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Answer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Differentiation:</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Compiler and Interpreter:</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Compiler translates the entire program into machine code before execution, while an interpreter translates the program line by line during execution.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Conversion characters od and %f:</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conversion character “od” is used for printing decimal integers in C, while “%f” is used for printing floating-point numbers.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Linker and Loader:</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Linker combines multiple object files into a single executable file, resolving symbolic references, while Loader loads the executable file into memory for execution.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Rules for naming an identifier in C programming:</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Identifiers must begin with a letter or underscore.</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Identifiers can contain letters, digits, and underscores.</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Identifiers are case-sensitive.</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Identifiers cannot be a keyword or reserved word in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Importance in programming:</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Variable declaration reserves memory for data storage.</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Main function defines the entry point of the program.</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Function prototype declares the function’s signature before its actual implementation.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Symbols used in drawing flowcharts:</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Symbols include: Start/End symbol, Process symbol, Decision symbol.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Difference between a while loop and an if selection statement:</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 while loop repeatedly executes a block of code as long as a specified condition is true, whereas an if selection statement executes a block of code only if the specified condition is true.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program to prompt user for two numbers, calculate and display the sum and average: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num1, num2, sum, average;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first number: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&amp;num1);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second number: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&amp;num2);</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sum = num1 + num2;</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average = sum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"Sum: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sum);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"Average: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average);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Control structures categories:</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Sequential: Executes statements in order.</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Selection: Makes decisions based on conditions.</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Iteration: Repeats a block of code until a condition is met.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Program using a function to print the sum of two numbers: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sum(int num1, int num2)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num1 + num2;</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result = sum(</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7</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"Sum: %d\n"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result);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Characteristics of good algorithm:</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Input: Clearly defined input requirements.</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Output: Clearly defined output expectations.</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Finiteness: Must terminate after a finite number of steps.</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Effectiveness: Each step must be clear and unambiguous.</w:t>
      </w:r>
    </w:p>
    <w:p>
      <w:pPr>
        <w:rPr>
          <w:rFonts w:hint="default"/>
          <w:lang w:val="en-GB"/>
        </w:rPr>
      </w:pPr>
    </w:p>
    <w:p>
      <w:pPr>
        <w:rPr>
          <w:rFonts w:hint="default"/>
          <w:lang w:val="en-GB"/>
        </w:rPr>
      </w:pPr>
      <w:r>
        <w:rPr>
          <w:rFonts w:hint="default"/>
          <w:lang w:val="en-GB"/>
        </w:rPr>
        <w:t>Pg 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69:61 80/50/5702 b) Write a program that requires a user to enter radius of a circle, calculates its area and outputs the area (use pie = 3.142 as a constant) (9 marks) const QUESTION FIVE:(13 MARKS) a) Write a C program that will give the output below (8 Marks) Parrots Rams Kings 3 5 2 2 5 1 = 2 6 4 &gt; b) Using examples discuss five operators used in C programming x 1091ca anthmeHi betwue(5 marks) QUESTION SIX : (13 MARKS) Comparuon Assingment- a) Giving examples explain two types of comments used in C programming (4 Marks) QUESTION SEVEN: (13 MARKS) b) Using for loop write a program that reads numbers 1 to 5 to an array and displays the numbers on the screen (9 Marks) A program is required to calculate an employee’s net salary from the grosspay. The net salary is given by grosspay less deductions. Deductions include $25% $ of grosspay as tax,Ksh 250 as NHIP Contributions. (4 Marks) a) Construct a pseudo code for the above problem b) Implement the above scenario using a C program (9 Marks)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hint="default"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Answer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Program to calculate the area of a circle: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const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pi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3.142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radius, area;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the radius of the circle: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&amp;radius);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area = pi * radius * radius;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"Area of the circle: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area);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C program to give the specified output: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"Parrots Rams Kings 3 5 2 2 5 1 = 2 6 4 &gt;\n"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Operators used in C programming:</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Arithmetic operators (+, -, *, /,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Relational operators (==, !=, &gt;, &lt;, &gt;=, &lt;=)</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Logical operators (&amp;&amp;, ||,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Assignment operators (=, +=, -=, *=, /=, %=)</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Increment and decrement operators (</w:t>
      </w:r>
      <w:ins w:id="0">
        <w:r>
          <w:rPr>
            <w:rFonts w:hint="default" w:ascii="Helvetica" w:hAnsi="Helvetica" w:eastAsia="Helvetica" w:cs="Helvetica"/>
            <w:i w:val="0"/>
            <w:iCs w:val="0"/>
            <w:caps w:val="0"/>
            <w:color w:val="131414"/>
            <w:spacing w:val="0"/>
            <w:sz w:val="24"/>
            <w:szCs w:val="24"/>
            <w:bdr w:val="none" w:color="auto" w:sz="0" w:space="0"/>
            <w:shd w:val="clear" w:fill="FFFFFF"/>
            <w:vertAlign w:val="baseline"/>
          </w:rPr>
          <w:t>x, x</w:t>
        </w:r>
      </w:ins>
      <w:r>
        <w:rPr>
          <w:rFonts w:hint="default" w:ascii="Helvetica" w:hAnsi="Helvetica" w:eastAsia="Helvetica" w:cs="Helvetica"/>
          <w:i w:val="0"/>
          <w:iCs w:val="0"/>
          <w:caps w:val="0"/>
          <w:color w:val="131414"/>
          <w:spacing w:val="0"/>
          <w:sz w:val="24"/>
          <w:szCs w:val="24"/>
          <w:bdr w:val="none" w:color="auto" w:sz="0" w:space="0"/>
          <w:shd w:val="clear" w:fill="FFFFFF"/>
          <w:vertAlign w:val="baseline"/>
        </w:rPr>
        <w:t>, --x, 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Comparison and Assignment:</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Two types of comments used in C programming:</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Single-line comment: // This is a single-line comment</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Multi-line comment: /* This is a</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br w:type="textWrapping"/>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multi-line comment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Program using for loop to read numbers 1 to 5 into an array and display them: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numbers[</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1</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3</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4</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for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(i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i &lt;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i++)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numbers[i]);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Pseudo code for calculating employee’s net salary from gross pay: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Input grosspay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tax = 0.25 * grosspay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NHIP = 250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net_salary = grosspay - tax - NHIP</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Output net_salary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program to implement the scenario:</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grosspay, tax, NHIP, net_salary;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the gross pay: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&amp;grosspay);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tax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0.25</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grosspay;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NHIP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250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net_salary = grosspay - tax - NHIP;</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"Net salary: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net_salary);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r>
        <w:rPr>
          <w:rFonts w:hint="default"/>
          <w:lang w:val="en-GB"/>
        </w:rPr>
        <w:t>2023</w:t>
      </w:r>
    </w:p>
    <w:p>
      <w:pPr>
        <w:rPr>
          <w:rFonts w:hint="default"/>
          <w:lang w:val="en-GB"/>
        </w:rPr>
      </w:pPr>
      <w:r>
        <w:rPr>
          <w:rFonts w:hint="default"/>
          <w:lang w:val="en-GB"/>
        </w:rPr>
        <w:t>Pg2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2024/05/08 19:57 Instructions: Answer ALL Questions in Section A and Any Three in Section B SECTION A (COMPULSORY) QUESTION 1: (COMPULSORY) 16 MARKS a. Review the following terms as used in programming (4 Marks) i. Compiler - software told d That tronilate ii Pseudocode program in structered iii. Flowchart - Nowel ren proly iv. Syntax rule) That drink structurt b. Explain the use of the keyword void as a type specifier in a function i ndacar me c. Write C statements that can be used to do the following: i. Declare a two-dimensiona I array student marks of s rows and 7 columns of type int. in student morik (2 Marks) ii. Declare an array name of type character of size 10 and input it. (2 Marks) il meanshe d. Explain the three types of control structures that are valid in C programming G Marks) it e. Differentiate the following using a C program i. Predefined function and user-defined function ii. Global and local variable QUESTION 2: (COMPULSORY) 15 MARKS Write a program to display all odd numbers between 91 down to 37 inclusive using a do…while…statement. of invtruction c directly Marks) er (5 Marks b) Differentiate between the Object code and the source code in programming. (2 Marks) (2 Marks) c) Outline any two ways we can call a non-void function d) Debugging means detecting tracing, and correcting errors (bugs) in a program Using appropriate examples explain the three types of programming errors. (6 Marks) time error SECTION B QUESTION 3 (13 MARKS) a) The table below shows the Bsc IT’graduation classification based on average marks over four years. Use it to answer the questions that follow. (4 marks)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hint="default"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Answer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1:</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Review of terms used in programming:</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Compiler: Software tool that translates source code written in a high-level programming language into machine code.</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Pseudocode: Program design tool that uses structured English to outline the logic of a program before actual coding.</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Flowchart: Visual representation of a process using different shapes and arrows to show the flow of control.</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iv. Syntax rules: Rules that define the structure and format of statements in a programming language.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Explanation of the keyword “void” as a type specifier in a function:</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keyword “void” is used to indicate that a function does not return any value. It is typically used for functions that perform tasks without returning a value.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C statements for:</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Declaring a two-dimensional array “student_marks”:</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Style w:val="5"/>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int student_marks[s][7];</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Declaring an array “name” of type character with size 10 and inputting it:</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Style w:val="5"/>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char name[10];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d. Explanation of three types of control structures in C programming:</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Sequential: Statements executed in order from top to bottom.</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Selection: Making decisions based on conditions (if, else if, else).</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Iteration: Repeating a block of code until a condition is met (for, while, do-while).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e. Differentiation using a C program:</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Predefined function vs user-defined function:</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 Predefined functions are built-in functions provided by the language (e.g., printf), while user-defined functions are created by the programmer.</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Global variable vs local variable:</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 Global variables are declared outside of any function and can be accessed throughout the program, while local variables are declared within a function and have limited scope.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2:</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Program to display odd numbers between 91 down to 37 using a do-while statement: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91</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do</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2</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num);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while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(num &gt;=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37</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Difference between Object code and Source code:</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Source code: Human-readable code written by programmers in a high-level language.</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Object code: Machine-readable code generated by compiling the source code, ready for execution.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Two ways to call a non-void function:</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Assigning the return value to a variable.</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Using the return value directly in an expression.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d. Explanation of three types of programming errors:</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Syntax errors: Errors due to incorrect syntax that prevent the program from compiling.</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Logic errors: Errors in the algorithm or design that lead to incorrect results.</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Runtime errors: Errors that occur during program execution, such as division by zero or accessing out-of-bounds memory.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3:</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Please provide the table showing the BSc IT graduation classification based on average marks over four years to answer the questions.</w:t>
      </w:r>
    </w:p>
    <w:p>
      <w:pPr>
        <w:rPr>
          <w:rFonts w:hint="default"/>
          <w:lang w:val="en-GB"/>
        </w:rPr>
      </w:pPr>
    </w:p>
    <w:p>
      <w:pPr>
        <w:rPr>
          <w:rFonts w:hint="default"/>
          <w:lang w:val="en-GB"/>
        </w:rPr>
      </w:pPr>
    </w:p>
    <w:p>
      <w:pPr>
        <w:rPr>
          <w:rFonts w:hint="default"/>
          <w:lang w:val="en-GB"/>
        </w:rPr>
      </w:pPr>
      <w:r>
        <w:rPr>
          <w:rFonts w:hint="default"/>
          <w:lang w:val="en-GB"/>
        </w:rPr>
        <w:t>Pg3</w:t>
      </w: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p>
    <w:p>
      <w:pPr>
        <w:rPr>
          <w:rFonts w:hint="default"/>
          <w:lang w:val="en-GB"/>
        </w:rPr>
      </w:pPr>
      <w:r>
        <w:rPr>
          <w:rFonts w:hint="default"/>
          <w:lang w:val="en-GB"/>
        </w:rPr>
        <w:t>Pg last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Identified Question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70-79 c 80-89-B 90-100 -A b) Algorithms are crucial in programming. Outline the characteristics of a good algorithm (3 Marks) Courter-(orcecing)ce c) Describe passing by in c programming and when it is appropriate to apply. (4 Marks) QUESTION 5 (13 MARKS) a) Write a program to open a file called studentfile containing letters a, b, c, and read and display the content using getc()function (6 Marks) b) Create a structure that holds an employee name, department and salary The operations that can be performed on an employee are registration of a new employee and outputting this employee’s details. (7 Mark) QUESTION 6 (13 MARKS) a. Write a program that initializes 5 elements of a one-dimensional array dynamically and then displays the sum of the elements and the mean. Marks) 6 b. Write a C program to demonstrate the following: (7 Marks) i. Function prototype ii. Function definition in. iii. Function Call by value QUESTION 7 (13 MARKS) a) Write a C program to demonstrate the following: The program should have two functions named Areasquare() and PerimeterSquare() which should return area and parameter respectively. The program should output the area and the perimeter when the user enters the length of a square from the keyboard. (5 Marks) b) Give the output of the following code snippet. (2 Marks) int $t\times [5]={ 4,8,2,3,9} $ p=x; p.t; D++; c) Explain any THREE differences between a compiler and an interpreter (6 Marks) 2024/05/08 19:57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57" w:lineRule="atLeast"/>
        <w:ind w:left="0" w:right="0"/>
        <w:jc w:val="left"/>
        <w:textAlignment w:val="baseline"/>
        <w:rPr>
          <w:rFonts w:hint="default" w:ascii="Helvetica" w:hAnsi="Helvetica" w:eastAsia="Helvetica" w:cs="Helvetica"/>
          <w:b/>
          <w:bCs/>
          <w:i w:val="0"/>
          <w:iCs w:val="0"/>
          <w:sz w:val="24"/>
          <w:szCs w:val="24"/>
        </w:rPr>
      </w:pPr>
      <w:r>
        <w:rPr>
          <w:rFonts w:hint="default" w:ascii="Helvetica" w:hAnsi="Helvetica" w:eastAsia="Helvetica" w:cs="Helvetica"/>
          <w:b/>
          <w:bCs/>
          <w:i w:val="0"/>
          <w:iCs w:val="0"/>
          <w:caps w:val="0"/>
          <w:color w:val="131414"/>
          <w:spacing w:val="0"/>
          <w:sz w:val="24"/>
          <w:szCs w:val="24"/>
          <w:bdr w:val="none" w:color="auto" w:sz="0" w:space="0"/>
          <w:shd w:val="clear" w:fill="FFFFFF"/>
          <w:vertAlign w:val="baseline"/>
        </w:rPr>
        <w:t>Answer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Characteristics of a good algorithm:</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Correctness: An algorithm should produce the correct output for all possible inputs.</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Efficiency: An algorithm should be able to solve the problem in a reasonable amount of time and with minimal resource usage.</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Clarity: An algorithm should be easy to understand, maintain, and modify by other programmers.</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Finiteness: An algorithm should have a finite number of steps to complete its execution.</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Input/Output: An algorithm should clearly define its input and output parameters.</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Scalability: An algorithm should be able to handle different input sizes without significant performance degradation.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Passing by in C programming refers to passing arguments to functions. There are two ways to pass arguments in C:</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Pass by value: In this method, a copy of the actual parameter is passed to the function. Any changes made to the parameter inside the function do not affect the original value outside the function. It is appropriate to use when you do not want the function to modify the original value of the parameter.</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57" w:lineRule="atLeast"/>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Pass by reference: In this method, the address of the actual parameter is passed to the function. Any changes made to the parameter inside the function will reflect in the original value outside the function. It is appropriate to use when you want the function to modify the original value of the parameter.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Program to open and read a file named “studentfile” containing letters a, b, c using getc() function: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FILE *file;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char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ch;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file = fopen(</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"studentfile.txt"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(file ==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NULL</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"Error opening file\n"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1</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while</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((ch = getc(file)) != EOF)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ch);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fclose(file);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Structure for employee details and operations: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#include &lt;stdio.h&gt;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struct Employee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char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name[</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char</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department[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50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float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salary;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void</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registerEmployee(struct Employee *emp)</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employee name: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emp-&gt;name);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employee department: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emp-&gt;department);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"Enter employee salary: "</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scanf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&amp;emp-&gt;salary);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void</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displayEmployee(struct Employee emp)</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"Employee Name: %s\n"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emp.name);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"Employee Department: %s\n"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emp.department);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printf</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"Employee Salary: %.2f\n"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emp.salary);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int</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main()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struct Employee emp1;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registerEmployee(&amp;emp1);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displayEmployee(emp1);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return</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 xml:space="preserve"> </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0</w:t>
      </w: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7" w:lineRule="atLeast"/>
        <w:ind w:left="0" w:right="0"/>
        <w:textAlignment w:val="baseline"/>
        <w:rPr>
          <w:rFonts w:hint="default" w:ascii="Helvetica" w:hAnsi="Helvetica" w:eastAsia="Helvetica" w:cs="Helvetica"/>
          <w:sz w:val="24"/>
          <w:szCs w:val="24"/>
        </w:rPr>
      </w:pPr>
      <w:r>
        <w:rPr>
          <w:rStyle w:val="5"/>
          <w:rFonts w:hint="default" w:ascii="Helvetica" w:hAnsi="Helvetica" w:eastAsia="Helvetica" w:cs="Helvetica"/>
          <w:i w:val="0"/>
          <w:iCs w:val="0"/>
          <w:caps w:val="0"/>
          <w:color w:val="131414"/>
          <w:spacing w:val="0"/>
          <w:sz w:val="24"/>
          <w:szCs w:val="24"/>
          <w:bdr w:val="none" w:color="auto" w:sz="0" w:space="0"/>
          <w:shd w:val="clear" w:fill="FFFFFF"/>
          <w:vertAlign w:val="baseline"/>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line="357" w:lineRule="atLeast"/>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These solutions cover the requirements outlined in the questions.</w:t>
      </w:r>
    </w:p>
    <w:p>
      <w:pPr>
        <w:rPr>
          <w:rFonts w:hint="default"/>
          <w:lang w:val="en-GB"/>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D349E"/>
    <w:multiLevelType w:val="multilevel"/>
    <w:tmpl w:val="838D3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683D6A5"/>
    <w:multiLevelType w:val="multilevel"/>
    <w:tmpl w:val="8683D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AC37D0A"/>
    <w:multiLevelType w:val="multilevel"/>
    <w:tmpl w:val="AAC37D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778665F"/>
    <w:multiLevelType w:val="multilevel"/>
    <w:tmpl w:val="B7786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98EA27B"/>
    <w:multiLevelType w:val="multilevel"/>
    <w:tmpl w:val="B98EA2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2172324"/>
    <w:multiLevelType w:val="multilevel"/>
    <w:tmpl w:val="C21723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BCD8892"/>
    <w:multiLevelType w:val="multilevel"/>
    <w:tmpl w:val="EBCD8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DD2E4BC"/>
    <w:multiLevelType w:val="multilevel"/>
    <w:tmpl w:val="EDD2E4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4900FE7"/>
    <w:multiLevelType w:val="multilevel"/>
    <w:tmpl w:val="04900F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B777EB1"/>
    <w:multiLevelType w:val="multilevel"/>
    <w:tmpl w:val="0B777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BD5B7AE"/>
    <w:multiLevelType w:val="multilevel"/>
    <w:tmpl w:val="0BD5B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1C59A2B2"/>
    <w:multiLevelType w:val="multilevel"/>
    <w:tmpl w:val="1C59A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1E6256F4"/>
    <w:multiLevelType w:val="multilevel"/>
    <w:tmpl w:val="1E6256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2AD77CE4"/>
    <w:multiLevelType w:val="multilevel"/>
    <w:tmpl w:val="2AD77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32842D27"/>
    <w:multiLevelType w:val="multilevel"/>
    <w:tmpl w:val="32842D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E7B5B43"/>
    <w:multiLevelType w:val="multilevel"/>
    <w:tmpl w:val="3E7B5B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42C420C5"/>
    <w:multiLevelType w:val="multilevel"/>
    <w:tmpl w:val="42C42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473B3605"/>
    <w:multiLevelType w:val="multilevel"/>
    <w:tmpl w:val="473B3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6FEA0B46"/>
    <w:multiLevelType w:val="multilevel"/>
    <w:tmpl w:val="6FEA0B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7E4A2283"/>
    <w:multiLevelType w:val="multilevel"/>
    <w:tmpl w:val="7E4A2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2"/>
  </w:num>
  <w:num w:numId="2">
    <w:abstractNumId w:val="0"/>
  </w:num>
  <w:num w:numId="3">
    <w:abstractNumId w:val="1"/>
  </w:num>
  <w:num w:numId="4">
    <w:abstractNumId w:val="4"/>
  </w:num>
  <w:num w:numId="5">
    <w:abstractNumId w:val="13"/>
  </w:num>
  <w:num w:numId="6">
    <w:abstractNumId w:val="16"/>
  </w:num>
  <w:num w:numId="7">
    <w:abstractNumId w:val="11"/>
  </w:num>
  <w:num w:numId="8">
    <w:abstractNumId w:val="19"/>
  </w:num>
  <w:num w:numId="9">
    <w:abstractNumId w:val="3"/>
  </w:num>
  <w:num w:numId="10">
    <w:abstractNumId w:val="2"/>
  </w:num>
  <w:num w:numId="11">
    <w:abstractNumId w:val="5"/>
  </w:num>
  <w:num w:numId="12">
    <w:abstractNumId w:val="15"/>
  </w:num>
  <w:num w:numId="13">
    <w:abstractNumId w:val="6"/>
  </w:num>
  <w:num w:numId="14">
    <w:abstractNumId w:val="8"/>
  </w:num>
  <w:num w:numId="15">
    <w:abstractNumId w:val="7"/>
  </w:num>
  <w:num w:numId="16">
    <w:abstractNumId w:val="17"/>
  </w:num>
  <w:num w:numId="17">
    <w:abstractNumId w:val="10"/>
  </w:num>
  <w:num w:numId="18">
    <w:abstractNumId w:val="9"/>
  </w:num>
  <w:num w:numId="19">
    <w:abstractNumId w:val="14"/>
  </w:num>
  <w:num w:numId="20">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8019F1"/>
    <w:rsid w:val="7D801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13</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2024-05-09T03:39:00Z</dcterms:created>
  <dc:creator>Erickson K Rome</dc:creator>
  <cp:lastModifiedBy>Erickson K Rome</cp:lastModifiedBy>
  <dcterms:modified xsi:type="dcterms:W3CDTF">2024-05-09T03:53:17Z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2057-12.2.0.16909</vt:lpwstr>
  </property>
  <property fmtid="{D5CDD505-2E9C-101B-9397-08002B2CF9AE}" pid="3" name="ICV">
    <vt:lpwstr>9BD2DBDAB0924DCBAD5B188C94484DC8_11</vt:lpwstr>
  </property>
</Properties>
</file>